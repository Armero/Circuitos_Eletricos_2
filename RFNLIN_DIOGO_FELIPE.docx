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0DA" w:rsidRDefault="00AB10DA">
      <w:pPr>
        <w:rPr>
          <w:noProof/>
          <w:lang w:eastAsia="pt-BR"/>
        </w:rPr>
      </w:pPr>
    </w:p>
    <w:p w:rsidR="00AB10DA" w:rsidRDefault="00AB10DA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07F3CCE2" wp14:editId="2F07BFC9">
            <wp:simplePos x="0" y="0"/>
            <wp:positionH relativeFrom="margin">
              <wp:posOffset>219075</wp:posOffset>
            </wp:positionH>
            <wp:positionV relativeFrom="paragraph">
              <wp:posOffset>195580</wp:posOffset>
            </wp:positionV>
            <wp:extent cx="5162550" cy="5435600"/>
            <wp:effectExtent l="0" t="0" r="0" b="0"/>
            <wp:wrapSquare wrapText="bothSides"/>
            <wp:docPr id="1" name="Imagem 1" descr="I:\Circuitos_Eletricos_II\rfgrafico\Logo_P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Circuitos_Eletricos_II\rfgrafico\Logo_Poli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10DA" w:rsidRDefault="00AB10DA">
      <w:pPr>
        <w:rPr>
          <w:noProof/>
          <w:lang w:eastAsia="pt-BR"/>
        </w:rPr>
      </w:pPr>
    </w:p>
    <w:p w:rsidR="00AB10DA" w:rsidRDefault="00AB10DA">
      <w:pPr>
        <w:rPr>
          <w:noProof/>
          <w:lang w:eastAsia="pt-BR"/>
        </w:rPr>
      </w:pPr>
    </w:p>
    <w:p w:rsidR="00AB10DA" w:rsidRDefault="00AB10DA">
      <w:pPr>
        <w:rPr>
          <w:noProof/>
          <w:lang w:eastAsia="pt-BR"/>
        </w:rPr>
      </w:pPr>
    </w:p>
    <w:p w:rsidR="00AB10DA" w:rsidRPr="007C002F" w:rsidRDefault="00AB10DA" w:rsidP="00AB10DA">
      <w:pPr>
        <w:pStyle w:val="Default"/>
        <w:rPr>
          <w:sz w:val="28"/>
        </w:rPr>
      </w:pPr>
    </w:p>
    <w:p w:rsidR="003F41AF" w:rsidRPr="007C002F" w:rsidRDefault="00AB10DA" w:rsidP="00AB10DA">
      <w:pPr>
        <w:jc w:val="center"/>
        <w:rPr>
          <w:b/>
          <w:sz w:val="32"/>
          <w:szCs w:val="20"/>
        </w:rPr>
      </w:pPr>
      <w:r w:rsidRPr="007C002F">
        <w:rPr>
          <w:b/>
          <w:sz w:val="32"/>
          <w:szCs w:val="20"/>
        </w:rPr>
        <w:t>P</w:t>
      </w:r>
      <w:r w:rsidRPr="007C002F">
        <w:rPr>
          <w:b/>
          <w:sz w:val="32"/>
          <w:szCs w:val="20"/>
        </w:rPr>
        <w:t>rograma que analise circuitos lineares contendo transistores MOS, encontrando o ponto de operação e a resposta em frequência para pequenos sinais</w:t>
      </w:r>
      <w:r w:rsidRPr="007C002F">
        <w:rPr>
          <w:b/>
          <w:sz w:val="32"/>
          <w:szCs w:val="20"/>
        </w:rPr>
        <w:t>.</w:t>
      </w:r>
    </w:p>
    <w:p w:rsidR="00AB10DA" w:rsidRPr="007C002F" w:rsidRDefault="00AB10DA" w:rsidP="00AB10DA">
      <w:pPr>
        <w:jc w:val="center"/>
        <w:rPr>
          <w:sz w:val="28"/>
          <w:szCs w:val="20"/>
        </w:rPr>
      </w:pPr>
      <w:r w:rsidRPr="007C002F">
        <w:rPr>
          <w:sz w:val="28"/>
          <w:szCs w:val="20"/>
        </w:rPr>
        <w:t xml:space="preserve">Nome: Diogo </w:t>
      </w:r>
      <w:proofErr w:type="spellStart"/>
      <w:r w:rsidRPr="007C002F">
        <w:rPr>
          <w:sz w:val="28"/>
          <w:szCs w:val="20"/>
        </w:rPr>
        <w:t>Nocera</w:t>
      </w:r>
      <w:proofErr w:type="spellEnd"/>
      <w:r w:rsidRPr="007C002F">
        <w:rPr>
          <w:sz w:val="28"/>
          <w:szCs w:val="20"/>
        </w:rPr>
        <w:t xml:space="preserve"> Magalhães</w:t>
      </w:r>
    </w:p>
    <w:p w:rsidR="00AB10DA" w:rsidRPr="007C002F" w:rsidRDefault="00AB10DA" w:rsidP="00AB10DA">
      <w:pPr>
        <w:jc w:val="center"/>
        <w:rPr>
          <w:sz w:val="28"/>
          <w:szCs w:val="20"/>
        </w:rPr>
      </w:pPr>
      <w:r w:rsidRPr="007C002F">
        <w:rPr>
          <w:sz w:val="28"/>
          <w:szCs w:val="20"/>
        </w:rPr>
        <w:t>Nome: Felipe Claudio da Silva Santos</w:t>
      </w:r>
    </w:p>
    <w:p w:rsidR="00AB10DA" w:rsidRPr="007C002F" w:rsidRDefault="00AB10DA" w:rsidP="00AB10DA">
      <w:pPr>
        <w:jc w:val="center"/>
        <w:rPr>
          <w:sz w:val="28"/>
          <w:szCs w:val="20"/>
        </w:rPr>
      </w:pPr>
      <w:r w:rsidRPr="007C002F">
        <w:rPr>
          <w:sz w:val="28"/>
          <w:szCs w:val="20"/>
        </w:rPr>
        <w:t xml:space="preserve">Professor:  Antônio Carlos </w:t>
      </w:r>
      <w:proofErr w:type="spellStart"/>
      <w:r w:rsidRPr="007C002F">
        <w:rPr>
          <w:sz w:val="28"/>
          <w:szCs w:val="20"/>
        </w:rPr>
        <w:t>Moreirão</w:t>
      </w:r>
      <w:proofErr w:type="spellEnd"/>
      <w:r w:rsidRPr="007C002F">
        <w:rPr>
          <w:sz w:val="28"/>
          <w:szCs w:val="20"/>
        </w:rPr>
        <w:t xml:space="preserve"> de Queiroz</w:t>
      </w:r>
    </w:p>
    <w:p w:rsidR="00AB10DA" w:rsidRDefault="00AB10DA" w:rsidP="00AB10DA">
      <w:pPr>
        <w:jc w:val="both"/>
        <w:rPr>
          <w:sz w:val="24"/>
          <w:szCs w:val="20"/>
        </w:rPr>
      </w:pPr>
    </w:p>
    <w:p w:rsidR="00AB10DA" w:rsidRPr="007C002F" w:rsidRDefault="00AB10DA" w:rsidP="003D5B72">
      <w:pPr>
        <w:spacing w:after="100" w:afterAutospacing="1"/>
        <w:ind w:firstLine="708"/>
        <w:jc w:val="both"/>
        <w:rPr>
          <w:ins w:id="0" w:author="Felipe" w:date="2016-07-13T20:51:00Z"/>
          <w:b/>
          <w:sz w:val="32"/>
          <w:szCs w:val="32"/>
        </w:rPr>
      </w:pPr>
      <w:r w:rsidRPr="007C002F">
        <w:rPr>
          <w:b/>
          <w:sz w:val="32"/>
          <w:szCs w:val="32"/>
        </w:rPr>
        <w:t>Comentários sobre o programa</w:t>
      </w:r>
      <w:r w:rsidR="007C002F">
        <w:rPr>
          <w:b/>
          <w:sz w:val="32"/>
          <w:szCs w:val="32"/>
        </w:rPr>
        <w:t>:</w:t>
      </w:r>
    </w:p>
    <w:p w:rsidR="00AB10DA" w:rsidRPr="003D5B72" w:rsidRDefault="00AB10DA" w:rsidP="003D5B72">
      <w:pPr>
        <w:spacing w:after="100" w:afterAutospacing="1"/>
        <w:jc w:val="both"/>
        <w:rPr>
          <w:sz w:val="24"/>
          <w:szCs w:val="20"/>
        </w:rPr>
      </w:pPr>
      <w:r>
        <w:rPr>
          <w:b/>
          <w:sz w:val="28"/>
          <w:szCs w:val="20"/>
        </w:rPr>
        <w:tab/>
      </w:r>
      <w:r w:rsidRPr="003D5B72">
        <w:rPr>
          <w:sz w:val="24"/>
          <w:szCs w:val="20"/>
        </w:rPr>
        <w:t>O programa analisa circuitos presentes em arquivos .net, nos quais há a descrição da conexão de cada elemento do mesmo. Foram utilizados como base os programas MNA1 e MNA1GR.</w:t>
      </w:r>
      <w:r w:rsidR="00F91BFC" w:rsidRPr="003D5B72">
        <w:rPr>
          <w:sz w:val="24"/>
          <w:szCs w:val="20"/>
        </w:rPr>
        <w:t xml:space="preserve"> O programa gera como saída um arquivo com a resposta em frequência do esquemático analisado</w:t>
      </w:r>
      <w:r w:rsidR="007C002F">
        <w:rPr>
          <w:sz w:val="24"/>
          <w:szCs w:val="20"/>
        </w:rPr>
        <w:t>.  O trabalho pode ser divido em duas partes principais:</w:t>
      </w:r>
    </w:p>
    <w:p w:rsidR="007C002F" w:rsidRPr="007C002F" w:rsidRDefault="00AB10DA" w:rsidP="003D5B72">
      <w:pPr>
        <w:spacing w:after="100" w:afterAutospacing="1"/>
        <w:jc w:val="both"/>
        <w:rPr>
          <w:b/>
          <w:sz w:val="24"/>
          <w:szCs w:val="20"/>
        </w:rPr>
      </w:pPr>
      <w:r w:rsidRPr="003D5B72">
        <w:rPr>
          <w:sz w:val="24"/>
          <w:szCs w:val="20"/>
        </w:rPr>
        <w:tab/>
      </w:r>
      <w:r w:rsidR="007C002F" w:rsidRPr="007C002F">
        <w:rPr>
          <w:b/>
          <w:sz w:val="28"/>
          <w:szCs w:val="20"/>
        </w:rPr>
        <w:t>Ponto de operação</w:t>
      </w:r>
    </w:p>
    <w:p w:rsidR="00F91BFC" w:rsidRPr="003D5B72" w:rsidRDefault="00AB10DA" w:rsidP="007C002F">
      <w:pPr>
        <w:spacing w:after="100" w:afterAutospacing="1"/>
        <w:ind w:firstLine="708"/>
        <w:jc w:val="both"/>
        <w:rPr>
          <w:sz w:val="24"/>
          <w:szCs w:val="20"/>
        </w:rPr>
      </w:pPr>
      <w:r w:rsidRPr="007C002F">
        <w:rPr>
          <w:b/>
          <w:sz w:val="24"/>
          <w:szCs w:val="20"/>
        </w:rPr>
        <w:t>Capacitor:</w:t>
      </w:r>
      <w:r w:rsidRPr="003D5B72">
        <w:rPr>
          <w:sz w:val="24"/>
          <w:szCs w:val="20"/>
        </w:rPr>
        <w:t xml:space="preserve"> É modelado como uma condutância de valor muito pequeno (1e-9)</w:t>
      </w:r>
      <w:r w:rsidR="00F91BFC" w:rsidRPr="003D5B72">
        <w:rPr>
          <w:sz w:val="24"/>
          <w:szCs w:val="20"/>
        </w:rPr>
        <w:t xml:space="preserve"> e é calculada a tensão sobre o mesmo.</w:t>
      </w:r>
    </w:p>
    <w:p w:rsidR="00AB10DA" w:rsidRDefault="00F91BFC" w:rsidP="003D5B72">
      <w:pPr>
        <w:spacing w:after="100" w:afterAutospacing="1"/>
        <w:jc w:val="both"/>
        <w:rPr>
          <w:sz w:val="24"/>
          <w:szCs w:val="20"/>
        </w:rPr>
      </w:pPr>
      <w:r w:rsidRPr="003D5B72">
        <w:rPr>
          <w:sz w:val="24"/>
          <w:szCs w:val="20"/>
        </w:rPr>
        <w:tab/>
      </w:r>
      <w:r w:rsidRPr="007C002F">
        <w:rPr>
          <w:b/>
          <w:sz w:val="24"/>
          <w:szCs w:val="20"/>
        </w:rPr>
        <w:t>Indutor:</w:t>
      </w:r>
      <w:r w:rsidRPr="003D5B72">
        <w:rPr>
          <w:sz w:val="24"/>
          <w:szCs w:val="20"/>
        </w:rPr>
        <w:t xml:space="preserve"> </w:t>
      </w:r>
      <w:r w:rsidR="003D5B72" w:rsidRPr="003D5B72">
        <w:rPr>
          <w:sz w:val="24"/>
          <w:szCs w:val="20"/>
        </w:rPr>
        <w:t>É modelado como um resistor de valor muito pequeno</w:t>
      </w:r>
      <w:r w:rsidR="003D5B72">
        <w:rPr>
          <w:sz w:val="24"/>
          <w:szCs w:val="20"/>
        </w:rPr>
        <w:t xml:space="preserve"> </w:t>
      </w:r>
      <w:r w:rsidR="003D5B72" w:rsidRPr="003D5B72">
        <w:rPr>
          <w:sz w:val="24"/>
          <w:szCs w:val="20"/>
        </w:rPr>
        <w:t xml:space="preserve">(1e-9) e </w:t>
      </w:r>
      <w:r w:rsidR="003D5B72">
        <w:rPr>
          <w:sz w:val="24"/>
          <w:szCs w:val="20"/>
        </w:rPr>
        <w:t>calcula-se a corrente que passa pelo mesmo.</w:t>
      </w:r>
      <w:r w:rsidR="007C002F">
        <w:rPr>
          <w:sz w:val="24"/>
          <w:szCs w:val="20"/>
        </w:rPr>
        <w:t xml:space="preserve">  Um nó a mais é criado para que esta análise possa ser realizada.</w:t>
      </w:r>
      <w:r w:rsidR="003D5B72">
        <w:rPr>
          <w:sz w:val="24"/>
          <w:szCs w:val="20"/>
        </w:rPr>
        <w:t xml:space="preserve"> Este modelamento é feito para facilitar a posterior análise “</w:t>
      </w:r>
      <w:r w:rsidR="003D5B72" w:rsidRPr="003D5B72">
        <w:rPr>
          <w:sz w:val="24"/>
          <w:szCs w:val="20"/>
        </w:rPr>
        <w:t>AC</w:t>
      </w:r>
      <w:r w:rsidR="003D5B72">
        <w:rPr>
          <w:sz w:val="24"/>
          <w:szCs w:val="20"/>
        </w:rPr>
        <w:t>” do transformador.</w:t>
      </w:r>
    </w:p>
    <w:p w:rsidR="003D5B72" w:rsidRDefault="003D5B72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ab/>
      </w:r>
      <w:r w:rsidRPr="007C002F">
        <w:rPr>
          <w:b/>
          <w:sz w:val="24"/>
          <w:szCs w:val="20"/>
        </w:rPr>
        <w:t xml:space="preserve">Transformador: </w:t>
      </w:r>
      <w:r>
        <w:rPr>
          <w:sz w:val="24"/>
          <w:szCs w:val="20"/>
        </w:rPr>
        <w:t>Como o mesmo é formado por dois indutores acoplados, as correntes “DC” sobre os mesmos já são analisadas previamente.</w:t>
      </w:r>
    </w:p>
    <w:p w:rsidR="00D460CD" w:rsidRDefault="003D5B72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ab/>
      </w:r>
      <w:r w:rsidRPr="007C002F">
        <w:rPr>
          <w:b/>
          <w:sz w:val="24"/>
          <w:szCs w:val="20"/>
        </w:rPr>
        <w:t>Transistor</w:t>
      </w:r>
      <w:r w:rsidR="00F62431">
        <w:rPr>
          <w:b/>
          <w:sz w:val="24"/>
          <w:szCs w:val="20"/>
        </w:rPr>
        <w:t xml:space="preserve"> MOS</w:t>
      </w:r>
      <w:r>
        <w:rPr>
          <w:sz w:val="24"/>
          <w:szCs w:val="20"/>
        </w:rPr>
        <w:t xml:space="preserve">: As capacitâncias (entre o </w:t>
      </w:r>
      <w:proofErr w:type="spellStart"/>
      <w:r>
        <w:rPr>
          <w:sz w:val="24"/>
          <w:szCs w:val="20"/>
        </w:rPr>
        <w:t>gate</w:t>
      </w:r>
      <w:proofErr w:type="spellEnd"/>
      <w:r>
        <w:rPr>
          <w:sz w:val="24"/>
          <w:szCs w:val="20"/>
        </w:rPr>
        <w:t xml:space="preserve"> e a base, </w:t>
      </w:r>
      <w:proofErr w:type="spellStart"/>
      <w:r>
        <w:rPr>
          <w:sz w:val="24"/>
          <w:szCs w:val="20"/>
        </w:rPr>
        <w:t>gate</w:t>
      </w:r>
      <w:proofErr w:type="spellEnd"/>
      <w:r>
        <w:rPr>
          <w:sz w:val="24"/>
          <w:szCs w:val="20"/>
        </w:rPr>
        <w:t xml:space="preserve"> e o dreno, </w:t>
      </w:r>
      <w:proofErr w:type="spellStart"/>
      <w:r>
        <w:rPr>
          <w:sz w:val="24"/>
          <w:szCs w:val="20"/>
        </w:rPr>
        <w:t>gate</w:t>
      </w:r>
      <w:proofErr w:type="spellEnd"/>
      <w:r>
        <w:rPr>
          <w:sz w:val="24"/>
          <w:szCs w:val="20"/>
        </w:rPr>
        <w:t xml:space="preserve"> e </w:t>
      </w:r>
      <w:proofErr w:type="spellStart"/>
      <w:r>
        <w:rPr>
          <w:sz w:val="24"/>
          <w:szCs w:val="20"/>
        </w:rPr>
        <w:t>source</w:t>
      </w:r>
      <w:proofErr w:type="spellEnd"/>
      <w:r>
        <w:rPr>
          <w:sz w:val="24"/>
          <w:szCs w:val="20"/>
        </w:rPr>
        <w:t>)</w:t>
      </w:r>
      <w:r w:rsidR="007C002F">
        <w:rPr>
          <w:sz w:val="24"/>
          <w:szCs w:val="20"/>
        </w:rPr>
        <w:t xml:space="preserve"> são transformadas em condutâncias de valor muito pequeno (1e-9). As condutâncias “</w:t>
      </w:r>
      <w:proofErr w:type="spellStart"/>
      <w:r w:rsidR="007C002F">
        <w:rPr>
          <w:sz w:val="24"/>
          <w:szCs w:val="20"/>
        </w:rPr>
        <w:t>gm</w:t>
      </w:r>
      <w:proofErr w:type="spellEnd"/>
      <w:r w:rsidR="007C002F">
        <w:rPr>
          <w:sz w:val="24"/>
          <w:szCs w:val="20"/>
        </w:rPr>
        <w:t>”, “</w:t>
      </w:r>
      <w:proofErr w:type="spellStart"/>
      <w:r w:rsidR="007C002F">
        <w:rPr>
          <w:sz w:val="24"/>
          <w:szCs w:val="20"/>
        </w:rPr>
        <w:t>gmb</w:t>
      </w:r>
      <w:proofErr w:type="spellEnd"/>
      <w:r w:rsidR="007C002F">
        <w:rPr>
          <w:sz w:val="24"/>
          <w:szCs w:val="20"/>
        </w:rPr>
        <w:t>” e “</w:t>
      </w:r>
      <w:proofErr w:type="spellStart"/>
      <w:r w:rsidR="007C002F">
        <w:rPr>
          <w:sz w:val="24"/>
          <w:szCs w:val="20"/>
        </w:rPr>
        <w:t>gds</w:t>
      </w:r>
      <w:proofErr w:type="spellEnd"/>
      <w:r w:rsidR="007C002F">
        <w:rPr>
          <w:sz w:val="24"/>
          <w:szCs w:val="20"/>
        </w:rPr>
        <w:t>” também foram modeladas.</w:t>
      </w:r>
      <w:r w:rsidR="00F62431">
        <w:rPr>
          <w:sz w:val="24"/>
          <w:szCs w:val="20"/>
        </w:rPr>
        <w:t xml:space="preserve"> A princípio o transistor NMOS foi modelado, e a partir dele foi o modelado o PMOS (invertendo a </w:t>
      </w:r>
      <w:proofErr w:type="gramStart"/>
      <w:r w:rsidR="00F62431">
        <w:rPr>
          <w:sz w:val="24"/>
          <w:szCs w:val="20"/>
        </w:rPr>
        <w:t xml:space="preserve">corrente)   </w:t>
      </w:r>
      <w:proofErr w:type="gramEnd"/>
      <w:r w:rsidR="00F62431">
        <w:rPr>
          <w:sz w:val="24"/>
          <w:szCs w:val="20"/>
        </w:rPr>
        <w:t xml:space="preserve">Alguns cuidados extra tiverem que ser tomados com relação </w:t>
      </w:r>
      <w:proofErr w:type="spellStart"/>
      <w:r w:rsidR="00F62431">
        <w:rPr>
          <w:sz w:val="24"/>
          <w:szCs w:val="20"/>
        </w:rPr>
        <w:t>o</w:t>
      </w:r>
      <w:proofErr w:type="spellEnd"/>
      <w:r w:rsidR="00F62431">
        <w:rPr>
          <w:sz w:val="24"/>
          <w:szCs w:val="20"/>
        </w:rPr>
        <w:t xml:space="preserve"> </w:t>
      </w:r>
      <w:proofErr w:type="spellStart"/>
      <w:r w:rsidR="00F62431">
        <w:rPr>
          <w:sz w:val="24"/>
          <w:szCs w:val="20"/>
        </w:rPr>
        <w:t>vbs</w:t>
      </w:r>
      <w:proofErr w:type="spellEnd"/>
      <w:r w:rsidR="00F62431">
        <w:rPr>
          <w:sz w:val="24"/>
          <w:szCs w:val="20"/>
        </w:rPr>
        <w:t xml:space="preserve"> (</w:t>
      </w:r>
      <w:r w:rsidR="00D460CD">
        <w:rPr>
          <w:sz w:val="24"/>
          <w:szCs w:val="20"/>
        </w:rPr>
        <w:t xml:space="preserve">não pode ultrapassar </w:t>
      </w:r>
      <w:proofErr w:type="spellStart"/>
      <w:r w:rsidR="00D460CD">
        <w:rPr>
          <w:sz w:val="24"/>
          <w:szCs w:val="20"/>
        </w:rPr>
        <w:t>phi</w:t>
      </w:r>
      <w:proofErr w:type="spellEnd"/>
      <w:r w:rsidR="00D460CD">
        <w:rPr>
          <w:sz w:val="24"/>
          <w:szCs w:val="20"/>
        </w:rPr>
        <w:t>/2</w:t>
      </w:r>
      <w:r w:rsidR="00F62431">
        <w:rPr>
          <w:sz w:val="24"/>
          <w:szCs w:val="20"/>
        </w:rPr>
        <w:t>)</w:t>
      </w:r>
      <w:r w:rsidR="007C002F">
        <w:rPr>
          <w:sz w:val="24"/>
          <w:szCs w:val="20"/>
        </w:rPr>
        <w:tab/>
      </w:r>
      <w:r w:rsidR="00D460CD">
        <w:rPr>
          <w:sz w:val="24"/>
          <w:szCs w:val="20"/>
        </w:rPr>
        <w:t xml:space="preserve">e a determinação dos terminais de dreno e </w:t>
      </w:r>
      <w:proofErr w:type="spellStart"/>
      <w:r w:rsidR="00D460CD">
        <w:rPr>
          <w:sz w:val="24"/>
          <w:szCs w:val="20"/>
        </w:rPr>
        <w:t>source</w:t>
      </w:r>
      <w:proofErr w:type="spellEnd"/>
      <w:r w:rsidR="00D460CD">
        <w:rPr>
          <w:sz w:val="24"/>
          <w:szCs w:val="20"/>
        </w:rPr>
        <w:t>, já que o elemento é simétrico com relação à isto.</w:t>
      </w:r>
      <w:bookmarkStart w:id="1" w:name="_GoBack"/>
      <w:bookmarkEnd w:id="1"/>
    </w:p>
    <w:p w:rsidR="007C002F" w:rsidRDefault="007C002F" w:rsidP="00D460CD">
      <w:pPr>
        <w:spacing w:after="100" w:afterAutospacing="1"/>
        <w:ind w:firstLine="708"/>
        <w:jc w:val="both"/>
        <w:rPr>
          <w:sz w:val="24"/>
          <w:szCs w:val="20"/>
        </w:rPr>
      </w:pPr>
      <w:r w:rsidRPr="007C002F">
        <w:rPr>
          <w:b/>
          <w:sz w:val="24"/>
          <w:szCs w:val="20"/>
        </w:rPr>
        <w:t>Algoritmo de Convergência do circuito</w:t>
      </w:r>
      <w:r>
        <w:rPr>
          <w:b/>
          <w:sz w:val="24"/>
          <w:szCs w:val="20"/>
        </w:rPr>
        <w:t xml:space="preserve">: </w:t>
      </w:r>
      <w:r>
        <w:rPr>
          <w:sz w:val="24"/>
          <w:szCs w:val="20"/>
        </w:rPr>
        <w:t>Foi utilizado o algoritmo de Newton-</w:t>
      </w:r>
      <w:proofErr w:type="spellStart"/>
      <w:r>
        <w:rPr>
          <w:sz w:val="24"/>
          <w:szCs w:val="20"/>
        </w:rPr>
        <w:t>Raphson</w:t>
      </w:r>
      <w:proofErr w:type="spellEnd"/>
      <w:r>
        <w:rPr>
          <w:sz w:val="24"/>
          <w:szCs w:val="20"/>
        </w:rPr>
        <w:t xml:space="preserve">, para buscar o ponto de operação, e, assim, possibilitar a análise em frequência posterior. </w:t>
      </w:r>
      <w:r w:rsidR="00A105EF">
        <w:rPr>
          <w:sz w:val="24"/>
          <w:szCs w:val="20"/>
        </w:rPr>
        <w:t>Cada elemento do vetor de resposta do circuito (tensões e correntes calculadas) é analisado com relação ao que foi calculado antes, buscando assim achar um</w:t>
      </w:r>
      <w:r w:rsidR="00AA6029">
        <w:rPr>
          <w:sz w:val="24"/>
          <w:szCs w:val="20"/>
        </w:rPr>
        <w:t>a</w:t>
      </w:r>
      <w:r w:rsidR="00A105EF">
        <w:rPr>
          <w:sz w:val="24"/>
          <w:szCs w:val="20"/>
        </w:rPr>
        <w:t xml:space="preserve"> configuração em que o erro diminua a cada iteração do algoritmo. Caso uma das respostas não esteja convergindo, um valor randomizado é atribuído à mesma, </w:t>
      </w:r>
      <w:proofErr w:type="gramStart"/>
      <w:r w:rsidR="00A105EF">
        <w:rPr>
          <w:sz w:val="24"/>
          <w:szCs w:val="20"/>
        </w:rPr>
        <w:t>tendo</w:t>
      </w:r>
      <w:proofErr w:type="gramEnd"/>
      <w:r w:rsidR="00A105EF">
        <w:rPr>
          <w:sz w:val="24"/>
          <w:szCs w:val="20"/>
        </w:rPr>
        <w:t xml:space="preserve"> tirar a análise da uma região onde a resposta não converge.</w:t>
      </w:r>
    </w:p>
    <w:p w:rsidR="00A105EF" w:rsidRDefault="00A105EF" w:rsidP="003D5B72">
      <w:pPr>
        <w:spacing w:after="100" w:afterAutospacing="1"/>
        <w:jc w:val="both"/>
        <w:rPr>
          <w:sz w:val="24"/>
          <w:szCs w:val="20"/>
        </w:rPr>
      </w:pPr>
    </w:p>
    <w:p w:rsidR="00A105EF" w:rsidRDefault="00A105EF" w:rsidP="003D5B72">
      <w:pPr>
        <w:spacing w:after="100" w:afterAutospacing="1"/>
        <w:jc w:val="both"/>
        <w:rPr>
          <w:b/>
          <w:sz w:val="28"/>
          <w:szCs w:val="20"/>
        </w:rPr>
      </w:pPr>
      <w:r>
        <w:rPr>
          <w:sz w:val="24"/>
          <w:szCs w:val="20"/>
        </w:rPr>
        <w:tab/>
      </w:r>
      <w:r>
        <w:rPr>
          <w:b/>
          <w:sz w:val="28"/>
          <w:szCs w:val="20"/>
        </w:rPr>
        <w:t>Analise na frequência</w:t>
      </w:r>
    </w:p>
    <w:p w:rsidR="004E2340" w:rsidRDefault="00AA6029" w:rsidP="003D5B72">
      <w:pPr>
        <w:spacing w:after="100" w:afterAutospacing="1"/>
        <w:jc w:val="both"/>
        <w:rPr>
          <w:sz w:val="24"/>
          <w:szCs w:val="20"/>
        </w:rPr>
      </w:pPr>
      <w:r>
        <w:rPr>
          <w:b/>
          <w:sz w:val="28"/>
          <w:szCs w:val="20"/>
        </w:rPr>
        <w:tab/>
      </w:r>
      <w:r>
        <w:rPr>
          <w:sz w:val="24"/>
          <w:szCs w:val="20"/>
        </w:rPr>
        <w:t>Para este tipo de análise foi utilizada a biblioteca de números complexos do c++. O programa pode trabalhar frequências em</w:t>
      </w:r>
      <w:r w:rsidR="004E2340">
        <w:rPr>
          <w:sz w:val="24"/>
          <w:szCs w:val="20"/>
        </w:rPr>
        <w:t xml:space="preserve"> Hz ou rad. </w:t>
      </w:r>
    </w:p>
    <w:p w:rsidR="004E2340" w:rsidRDefault="004E2340" w:rsidP="004E2340">
      <w:pPr>
        <w:spacing w:after="100" w:afterAutospacing="1"/>
        <w:ind w:firstLine="708"/>
        <w:jc w:val="both"/>
        <w:rPr>
          <w:sz w:val="24"/>
          <w:szCs w:val="20"/>
        </w:rPr>
      </w:pPr>
      <w:r w:rsidRPr="004E2340">
        <w:rPr>
          <w:b/>
          <w:sz w:val="24"/>
          <w:szCs w:val="20"/>
        </w:rPr>
        <w:lastRenderedPageBreak/>
        <w:t>Capacitores e Indutores:</w:t>
      </w:r>
      <w:r>
        <w:rPr>
          <w:sz w:val="24"/>
          <w:szCs w:val="20"/>
        </w:rPr>
        <w:t xml:space="preserve"> estes elementos tem suas respectivas reatâncias var</w:t>
      </w:r>
      <w:r w:rsidR="005C75CF">
        <w:rPr>
          <w:sz w:val="24"/>
          <w:szCs w:val="20"/>
        </w:rPr>
        <w:t>i</w:t>
      </w:r>
      <w:r>
        <w:rPr>
          <w:sz w:val="24"/>
          <w:szCs w:val="20"/>
        </w:rPr>
        <w:t>áveis com a frequência, sendo estes montados numa matriz complexa similar à encontrada no cálculo de ponto de operação.</w:t>
      </w:r>
    </w:p>
    <w:p w:rsidR="00AA6029" w:rsidRDefault="00F62431" w:rsidP="004E2340">
      <w:pPr>
        <w:spacing w:after="100" w:afterAutospacing="1"/>
        <w:ind w:firstLine="708"/>
        <w:jc w:val="both"/>
        <w:rPr>
          <w:sz w:val="24"/>
          <w:szCs w:val="20"/>
        </w:rPr>
      </w:pPr>
      <w:r w:rsidRPr="00F62431">
        <w:rPr>
          <w:b/>
          <w:sz w:val="24"/>
          <w:szCs w:val="20"/>
        </w:rPr>
        <w:t>Transformador:</w:t>
      </w:r>
      <w:r>
        <w:rPr>
          <w:sz w:val="24"/>
          <w:szCs w:val="20"/>
        </w:rPr>
        <w:t xml:space="preserve"> </w:t>
      </w:r>
      <w:r w:rsidR="004E2340">
        <w:rPr>
          <w:sz w:val="24"/>
          <w:szCs w:val="20"/>
        </w:rPr>
        <w:t>Para montar o transf</w:t>
      </w:r>
      <w:r>
        <w:rPr>
          <w:sz w:val="24"/>
          <w:szCs w:val="20"/>
        </w:rPr>
        <w:t xml:space="preserve">ormador, é necessário descobrir </w:t>
      </w:r>
      <w:r w:rsidR="004E2340">
        <w:rPr>
          <w:sz w:val="24"/>
          <w:szCs w:val="20"/>
        </w:rPr>
        <w:t>quais linhas e colunas estão relacionadas aos</w:t>
      </w:r>
      <w:r>
        <w:rPr>
          <w:sz w:val="24"/>
          <w:szCs w:val="20"/>
        </w:rPr>
        <w:t xml:space="preserve"> acoplamentos dos indutores e </w:t>
      </w:r>
      <w:r w:rsidR="00D460CD">
        <w:rPr>
          <w:sz w:val="24"/>
          <w:szCs w:val="20"/>
        </w:rPr>
        <w:t>adicionar o efeito do aco</w:t>
      </w:r>
      <w:r>
        <w:rPr>
          <w:sz w:val="24"/>
          <w:szCs w:val="20"/>
        </w:rPr>
        <w:t>plamento.</w:t>
      </w:r>
    </w:p>
    <w:p w:rsidR="00F62431" w:rsidRDefault="00F62431" w:rsidP="004E2340">
      <w:pPr>
        <w:spacing w:after="100" w:afterAutospacing="1"/>
        <w:ind w:firstLine="708"/>
        <w:jc w:val="both"/>
        <w:rPr>
          <w:sz w:val="24"/>
          <w:szCs w:val="20"/>
        </w:rPr>
      </w:pPr>
      <w:r w:rsidRPr="00F62431">
        <w:rPr>
          <w:b/>
          <w:sz w:val="24"/>
          <w:szCs w:val="20"/>
        </w:rPr>
        <w:t>Transistor MOS</w:t>
      </w:r>
      <w:r>
        <w:rPr>
          <w:b/>
          <w:sz w:val="24"/>
          <w:szCs w:val="20"/>
        </w:rPr>
        <w:t>:</w:t>
      </w:r>
      <w:r>
        <w:rPr>
          <w:sz w:val="24"/>
          <w:szCs w:val="20"/>
        </w:rPr>
        <w:t xml:space="preserve"> As capacitâncias do transistor são tratadas como elementos uma capacitância normal, sendo estes os únicos componentes</w:t>
      </w:r>
      <w:r w:rsidR="00D460CD">
        <w:rPr>
          <w:sz w:val="24"/>
          <w:szCs w:val="20"/>
        </w:rPr>
        <w:t xml:space="preserve"> internos</w:t>
      </w:r>
      <w:r>
        <w:rPr>
          <w:sz w:val="24"/>
          <w:szCs w:val="20"/>
        </w:rPr>
        <w:t xml:space="preserve"> que vão variar com a frequência</w:t>
      </w:r>
      <w:r w:rsidR="00D460CD">
        <w:rPr>
          <w:sz w:val="24"/>
          <w:szCs w:val="20"/>
        </w:rPr>
        <w:t>.</w:t>
      </w:r>
    </w:p>
    <w:p w:rsidR="00D460CD" w:rsidRDefault="00D460CD" w:rsidP="004E2340">
      <w:pPr>
        <w:spacing w:after="100" w:afterAutospacing="1"/>
        <w:ind w:firstLine="708"/>
        <w:jc w:val="both"/>
        <w:rPr>
          <w:sz w:val="24"/>
          <w:szCs w:val="20"/>
        </w:rPr>
      </w:pPr>
    </w:p>
    <w:p w:rsidR="00D460CD" w:rsidRPr="000A62C3" w:rsidRDefault="00D460CD" w:rsidP="004E2340">
      <w:pPr>
        <w:spacing w:after="100" w:afterAutospacing="1"/>
        <w:ind w:firstLine="708"/>
        <w:jc w:val="both"/>
        <w:rPr>
          <w:b/>
          <w:sz w:val="28"/>
          <w:szCs w:val="20"/>
        </w:rPr>
      </w:pPr>
      <w:r w:rsidRPr="000A62C3">
        <w:rPr>
          <w:b/>
          <w:sz w:val="28"/>
          <w:szCs w:val="20"/>
        </w:rPr>
        <w:t>Comentários sobre a interface</w:t>
      </w:r>
    </w:p>
    <w:p w:rsidR="00A105EF" w:rsidRDefault="000A62C3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ab/>
        <w:t>A interface tem dois botões de opções:</w:t>
      </w:r>
    </w:p>
    <w:p w:rsidR="000A62C3" w:rsidRDefault="000A62C3" w:rsidP="003D5B72">
      <w:pPr>
        <w:spacing w:after="100" w:afterAutospacing="1"/>
        <w:jc w:val="both"/>
        <w:rPr>
          <w:sz w:val="24"/>
          <w:szCs w:val="20"/>
        </w:rPr>
      </w:pPr>
      <w:r>
        <w:rPr>
          <w:noProof/>
          <w:sz w:val="24"/>
          <w:szCs w:val="20"/>
          <w:lang w:eastAsia="pt-BR"/>
        </w:rPr>
        <w:drawing>
          <wp:inline distT="0" distB="0" distL="0" distR="0">
            <wp:extent cx="5391150" cy="1676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A primeira “Mostrar estampas”, mostra tudo que é feito pelo programa, inclusive os resultados do mesmo, a segunda “Mostrar resultados”, mostra somente os valores das variáveis após cada iteração do programa (útil para análise de circuitos muito grandes). Caso nenhum dos dois seja marcado, o programa só gera </w:t>
      </w:r>
      <w:proofErr w:type="gramStart"/>
      <w:r>
        <w:rPr>
          <w:sz w:val="24"/>
          <w:szCs w:val="20"/>
        </w:rPr>
        <w:t>o .</w:t>
      </w:r>
      <w:proofErr w:type="spellStart"/>
      <w:r>
        <w:rPr>
          <w:sz w:val="24"/>
          <w:szCs w:val="20"/>
        </w:rPr>
        <w:t>tab</w:t>
      </w:r>
      <w:proofErr w:type="spellEnd"/>
      <w:proofErr w:type="gramEnd"/>
      <w:r>
        <w:rPr>
          <w:sz w:val="24"/>
          <w:szCs w:val="20"/>
        </w:rPr>
        <w:t xml:space="preserve"> e não mostra o que foi calculado.</w:t>
      </w:r>
    </w:p>
    <w:p w:rsidR="007C002F" w:rsidRDefault="007C002F" w:rsidP="003D5B72">
      <w:pPr>
        <w:spacing w:after="100" w:afterAutospacing="1"/>
        <w:jc w:val="both"/>
        <w:rPr>
          <w:sz w:val="24"/>
          <w:szCs w:val="20"/>
        </w:rPr>
      </w:pPr>
      <w:r>
        <w:rPr>
          <w:sz w:val="24"/>
          <w:szCs w:val="20"/>
        </w:rPr>
        <w:tab/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Pr="000A62C3" w:rsidRDefault="000A62C3" w:rsidP="000A62C3">
      <w:pPr>
        <w:jc w:val="center"/>
        <w:rPr>
          <w:b/>
          <w:sz w:val="28"/>
        </w:rPr>
      </w:pPr>
      <w:r w:rsidRPr="000A62C3">
        <w:rPr>
          <w:b/>
          <w:sz w:val="28"/>
        </w:rPr>
        <w:lastRenderedPageBreak/>
        <w:t>INTERFACE</w:t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37242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Pr="000A62C3" w:rsidRDefault="000A62C3" w:rsidP="000A62C3">
      <w:pPr>
        <w:spacing w:after="100" w:afterAutospacing="1"/>
        <w:jc w:val="center"/>
        <w:rPr>
          <w:b/>
          <w:sz w:val="28"/>
          <w:szCs w:val="20"/>
        </w:rPr>
      </w:pPr>
      <w:r w:rsidRPr="000A62C3">
        <w:rPr>
          <w:b/>
          <w:sz w:val="28"/>
          <w:szCs w:val="20"/>
        </w:rPr>
        <w:t>Exemplos de operação</w:t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>
        <w:rPr>
          <w:b/>
        </w:rPr>
        <w:t>GIRADOR.NET</w:t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39338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400675" cy="39338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21526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391150" cy="3200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391150" cy="3200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rPr>
          <w:b/>
        </w:rPr>
      </w:pPr>
    </w:p>
    <w:p w:rsidR="000A62C3" w:rsidRDefault="000A62C3" w:rsidP="000A62C3">
      <w:pPr>
        <w:jc w:val="center"/>
        <w:rPr>
          <w:b/>
        </w:rPr>
      </w:pPr>
      <w:r>
        <w:rPr>
          <w:b/>
        </w:rPr>
        <w:t>BUT3.NET</w:t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58959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400675" cy="36290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26765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391150" cy="3200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391150" cy="3200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>
        <w:rPr>
          <w:b/>
        </w:rPr>
        <w:t>AMPCMOS.NET</w:t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20955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400675" cy="26479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lastRenderedPageBreak/>
        <w:drawing>
          <wp:inline distT="0" distB="0" distL="0" distR="0">
            <wp:extent cx="5400675" cy="1257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Default="000A62C3" w:rsidP="000A62C3">
      <w:pPr>
        <w:jc w:val="center"/>
        <w:rPr>
          <w:b/>
        </w:rPr>
      </w:pPr>
      <w:r w:rsidRPr="00022CD2">
        <w:rPr>
          <w:b/>
          <w:noProof/>
          <w:lang w:eastAsia="pt-BR"/>
        </w:rPr>
        <w:drawing>
          <wp:inline distT="0" distB="0" distL="0" distR="0">
            <wp:extent cx="5391150" cy="3200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2C3" w:rsidRDefault="000A62C3" w:rsidP="000A62C3">
      <w:pPr>
        <w:jc w:val="center"/>
        <w:rPr>
          <w:b/>
        </w:rPr>
      </w:pPr>
    </w:p>
    <w:p w:rsidR="000A62C3" w:rsidRPr="005C2891" w:rsidRDefault="000A62C3" w:rsidP="000A62C3">
      <w:pPr>
        <w:jc w:val="center"/>
        <w:rPr>
          <w:b/>
        </w:rPr>
      </w:pPr>
    </w:p>
    <w:p w:rsidR="003D5B72" w:rsidRPr="003D5B72" w:rsidRDefault="003D5B72" w:rsidP="003D5B72">
      <w:pPr>
        <w:spacing w:after="100" w:afterAutospacing="1"/>
        <w:jc w:val="both"/>
        <w:rPr>
          <w:ins w:id="2" w:author="Felipe" w:date="2016-07-13T20:51:00Z"/>
          <w:sz w:val="24"/>
          <w:szCs w:val="20"/>
        </w:rPr>
      </w:pPr>
    </w:p>
    <w:p w:rsidR="00AB10DA" w:rsidRPr="00AB10DA" w:rsidRDefault="00AB10DA" w:rsidP="003D5B72">
      <w:pPr>
        <w:rPr>
          <w:b/>
          <w:sz w:val="28"/>
        </w:rPr>
      </w:pPr>
    </w:p>
    <w:sectPr w:rsidR="00AB10DA" w:rsidRPr="00AB10DA" w:rsidSect="003D5B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elipe">
    <w15:presenceInfo w15:providerId="None" w15:userId="Felip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0DA"/>
    <w:rsid w:val="000A62C3"/>
    <w:rsid w:val="003D5B72"/>
    <w:rsid w:val="004960D5"/>
    <w:rsid w:val="004A01EA"/>
    <w:rsid w:val="004E2340"/>
    <w:rsid w:val="005C75CF"/>
    <w:rsid w:val="007C002F"/>
    <w:rsid w:val="00A105EF"/>
    <w:rsid w:val="00AA6029"/>
    <w:rsid w:val="00AB10DA"/>
    <w:rsid w:val="00D460CD"/>
    <w:rsid w:val="00F41968"/>
    <w:rsid w:val="00F62431"/>
    <w:rsid w:val="00F91BFC"/>
    <w:rsid w:val="00FD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7CD740-8E00-408B-BB65-3BB4F9F25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B72"/>
  </w:style>
  <w:style w:type="paragraph" w:styleId="Ttulo1">
    <w:name w:val="heading 1"/>
    <w:basedOn w:val="Normal"/>
    <w:next w:val="Normal"/>
    <w:link w:val="Ttulo1Char"/>
    <w:uiPriority w:val="9"/>
    <w:qFormat/>
    <w:rsid w:val="003D5B7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D5B7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D5B7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D5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D5B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D5B7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D5B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D5B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D5B7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B10D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0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0DA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3D5B72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D5B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D5B7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D5B72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D5B72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D5B72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D5B72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D5B72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D5B72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D5B72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3D5B7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3D5B7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3D5B7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D5B7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3D5B72"/>
    <w:rPr>
      <w:b/>
      <w:bCs/>
    </w:rPr>
  </w:style>
  <w:style w:type="character" w:styleId="nfase">
    <w:name w:val="Emphasis"/>
    <w:basedOn w:val="Fontepargpadro"/>
    <w:uiPriority w:val="20"/>
    <w:qFormat/>
    <w:rsid w:val="003D5B72"/>
    <w:rPr>
      <w:i/>
      <w:iCs/>
    </w:rPr>
  </w:style>
  <w:style w:type="paragraph" w:styleId="SemEspaamento">
    <w:name w:val="No Spacing"/>
    <w:uiPriority w:val="1"/>
    <w:qFormat/>
    <w:rsid w:val="003D5B7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D5B7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D5B72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D5B7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D5B7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3D5B72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3D5B72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3D5B7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3D5B72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3D5B72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D5B7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550</Words>
  <Characters>2975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2</cp:revision>
  <cp:lastPrinted>2016-07-14T01:41:00Z</cp:lastPrinted>
  <dcterms:created xsi:type="dcterms:W3CDTF">2016-07-14T02:00:00Z</dcterms:created>
  <dcterms:modified xsi:type="dcterms:W3CDTF">2016-07-14T02:00:00Z</dcterms:modified>
</cp:coreProperties>
</file>